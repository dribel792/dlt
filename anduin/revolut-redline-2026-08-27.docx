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rPr>
          <w:b/>
          <w:sz w:val="32"/>
          <w:szCs w:val="32"/>
        </w:rPr>
      </w:pPr>
      <w:r>
        <w:rPr>
          <w:b/>
        </w:rPr>
        <w:t xml:space="preserve">Revolut ⇄ AnduinDLT Finance — Crypto Lending Agreement</w:t>
      </w:r>
    </w:p>
    <w:p>
      <w:pPr>
        <w:spacing w:before="120" w:after="60"/>
        <w:rPr>
          <w:b/>
          <w:sz w:val="24"/>
          <w:szCs w:val="24"/>
        </w:rPr>
      </w:pPr>
      <w:r>
        <w:rPr>
          <w:b/>
        </w:rPr>
        <w:t xml:space="preserve">REDLINE (tracked changes) — 28 Aug 2026</w:t>
      </w:r>
    </w:p>
    <w:p>
      <w:pPr>
        <w:spacing w:before="120" w:after="80"/>
      </w:pPr>
      <w:r>
        <w:t xml:space="preserve">Base document: Revolut's new draft (AnduinDLT Finance). Deletions are struck through; insertions are underlined. Open in Word with Review &gt; All Markup to review and accept/reject each change.</w:t>
      </w:r>
    </w:p>
    <w:p>
      <w:pPr>
        <w:spacing w:before="240" w:after="120"/>
        <w:rPr>
          <w:b/>
          <w:sz w:val="28"/>
          <w:szCs w:val="28"/>
        </w:rPr>
      </w:pPr>
      <w:r>
        <w:rPr>
          <w:b/>
        </w:rPr>
        <w:t xml:space="preserve">1. Clause 14.2 — Term and Termination (re-insert 2-year Minimum Term)</w:t>
      </w:r>
    </w:p>
    <w:p>
      <w:pPr>
        <w:spacing w:before="120" w:after="80"/>
      </w:pPr>
      <w:del w:id="1001" w:author="Claude (AnduinDLT redline)" w:date="2026-08-28T09:45:00Z">
        <w:r>
          <w:delText xml:space="preserve">We may terminate this Agreement at any time for any reason by giving the Partner not less than ninety (90) days' written notice. The Partner may likewise terminate this Agreement at any time for any reason by giving Revolut not less than one hundred and eighty (180) days' written notice, provided that the Partner continues to fulfil all of its obligations in respect of outstanding Crypto Loans during the notice period.</w:delText>
        </w:r>
      </w:del>
      <w:ins w:id="1002" w:author="Claude (AnduinDLT redline)" w:date="2026-08-28T09:45:00Z">
        <w:r>
          <w:t xml:space="preserve">This Agreement shall continue in force for an initial minimum period of two (2) years from the Effective Date (the “Minimum Term”), and shall renew automatically thereafter for successive periods of six (6) months (each a “Renewal Term”), unless and until terminated in accordance with this Clause 14. Neither party may terminate this Agreement for convenience during the Minimum Term. After the Minimum Term, either party may terminate with effect from the end of the then-current Renewal Term by giving the other not less than ninety (90) days' prior written notice, provided that the Partner continues to fulfil all of its obligations in respect of outstanding Crypto Loans during the notice period.</w:t>
        </w:r>
      </w:ins>
    </w:p>
    <w:p>
      <w:pPr>
        <w:spacing w:before="120" w:after="80"/>
      </w:pPr>
      <w:r>
        <w:rPr>
          <w:b/>
          <w:i/>
        </w:rPr>
        <w:t xml:space="preserve">Note: </w:t>
      </w:r>
      <w:r>
        <w:rPr>
          <w:i/>
        </w:rPr>
        <w:t xml:space="preserve">The Minimum Term is without prejudice to termination for material breach (14.3), the mandatory/regulatory grounds (14.4–14.5), Change in Law (Cl. 18), or Force Majeure — those survive the two-year lock unchanged.</w:t>
      </w:r>
    </w:p>
    <w:p>
      <w:pPr>
        <w:spacing w:before="240" w:after="120"/>
        <w:rPr>
          <w:b/>
          <w:sz w:val="28"/>
          <w:szCs w:val="28"/>
        </w:rPr>
      </w:pPr>
      <w:r>
        <w:rPr>
          <w:b/>
        </w:rPr>
        <w:t xml:space="preserve">2. Revenue guarantee — NEW: Guaranteed Minimum Allocation of Drawn Capital</w:t>
      </w:r>
    </w:p>
    <w:p>
      <w:pPr>
        <w:spacing w:before="120" w:after="80"/>
      </w:pPr>
      <w:r>
        <w:t xml:space="preserve">The Monthly Retainer is removed and replaced with a volume-based guarantee suited to the multi-partner model: Revolut guarantees Anduin a minimum 33% of all drawn capital. Add the following definitions to Clause 1 and the operative clause to Clause 7.</w:t>
      </w:r>
    </w:p>
    <w:p>
      <w:pPr>
        <w:spacing w:before="240" w:after="120"/>
        <w:rPr>
          <w:b/>
          <w:sz w:val="24"/>
          <w:szCs w:val="24"/>
        </w:rPr>
      </w:pPr>
      <w:r>
        <w:rPr>
          <w:b/>
        </w:rPr>
        <w:t xml:space="preserve">2a. New definitions (Clause 1)</w:t>
      </w:r>
    </w:p>
    <w:p>
      <w:pPr>
        <w:spacing w:before="120" w:after="80"/>
      </w:pPr>
      <w:ins w:id="1003" w:author="Claude (AnduinDLT redline)" w:date="2026-08-28T09:45:00Z">
        <w:r>
          <w:t xml:space="preserve">“Aggregate Drawn Capital” means, at any time, the aggregate outstanding principal value of all Crypto Loans disbursed to Clients within the Territory across all liquidity providers on the Revolut Platform (whether the Partner or any other liquidity provider), expressed in the applicable Permitted Crypto Asset(s) or their fiat equivalent.</w:t>
        </w:r>
      </w:ins>
    </w:p>
    <w:p>
      <w:pPr>
        <w:spacing w:before="120" w:after="80"/>
      </w:pPr>
      <w:ins w:id="1004" w:author="Claude (AnduinDLT redline)" w:date="2026-08-28T09:45:00Z">
        <w:r>
          <w:t xml:space="preserve">“Guaranteed Minimum Allocation” means thirty-three per cent (33%) of Aggregate Drawn Capital.</w:t>
        </w:r>
      </w:ins>
    </w:p>
    <w:p>
      <w:pPr>
        <w:spacing w:before="240" w:after="120"/>
        <w:rPr>
          <w:b/>
          <w:sz w:val="24"/>
          <w:szCs w:val="24"/>
        </w:rPr>
      </w:pPr>
      <w:r>
        <w:rPr>
          <w:b/>
        </w:rPr>
        <w:t xml:space="preserve">2b. New operative clause (Clause 7, Lending Pools)</w:t>
      </w:r>
    </w:p>
    <w:p>
      <w:pPr>
        <w:spacing w:before="120" w:after="80"/>
      </w:pPr>
      <w:ins w:id="1005" w:author="Claude (AnduinDLT redline)" w:date="2026-08-28T09:45:00Z">
        <w:r>
          <w:rPr>
            <w:b/>
          </w:rPr>
          <w:t xml:space="preserve">7.x  Guaranteed Minimum Allocation.</w:t>
        </w:r>
      </w:ins>
    </w:p>
    <w:p>
      <w:pPr>
        <w:spacing w:before="120" w:after="80"/>
      </w:pPr>
      <w:ins w:id="1006" w:author="Claude (AnduinDLT redline)" w:date="2026-08-28T09:45:00Z">
        <w:r>
          <w:t xml:space="preserve">(a) During the Term, Revolut shall allocate the funding of Crypto Loans among liquidity providers such that the aggregate principal value of Crypto Loans funded from the Partner's Lending Pool(s) is at all times not less than the Guaranteed Minimum Allocation, measured as a monthly average of daily balances.</w:t>
        </w:r>
      </w:ins>
    </w:p>
    <w:p>
      <w:pPr>
        <w:spacing w:before="120" w:after="80"/>
      </w:pPr>
      <w:ins w:id="1007" w:author="Claude (AnduinDLT redline)" w:date="2026-08-28T09:45:00Z">
        <w:r>
          <w:t xml:space="preserve">(b) The obligation in (a) is conditional on the Partner maintaining, and making available on a Pull Request, Permitted Crypto Assets sufficient to fund at least the Guaranteed Minimum Allocation. To the extent the Partner has failed to maintain such liquidity, the Guaranteed Minimum Allocation shall be reduced, for the affected period, to the amount the Partner was in fact able and willing to fund.</w:t>
        </w:r>
      </w:ins>
    </w:p>
    <w:p>
      <w:pPr>
        <w:spacing w:before="120" w:after="80"/>
      </w:pPr>
      <w:ins w:id="1008" w:author="Claude (AnduinDLT redline)" w:date="2026-08-28T09:45:00Z">
        <w:r>
          <w:t xml:space="preserve">(c) True-up. If, in any calendar month, the Partner's monthly-average share of Aggregate Drawn Capital is less than the Guaranteed Minimum Allocation for any reason other than a shortfall attributable to the Partner under (b), Revolut shall pay the Partner, within thirty (30) days of month-end, compensation equal to: (Guaranteed Minimum Allocation − actual funded amount) × the Partner Commission rate applicable in that month, being the Partner Commission the Partner would have earned had the Guaranteed Minimum Allocation been met.</w:t>
        </w:r>
      </w:ins>
    </w:p>
    <w:p>
      <w:pPr>
        <w:spacing w:before="120" w:after="80"/>
      </w:pPr>
      <w:ins w:id="1009" w:author="Claude (AnduinDLT redline)" w:date="2026-08-28T09:45:00Z">
        <w:r>
          <w:t xml:space="preserve">(d) Revolut shall provide the Partner with a monthly statement setting out Aggregate Drawn Capital, the amount funded from the Partner's Lending Pool(s), the Partner's share, and any compensation due under (c).</w:t>
        </w:r>
      </w:ins>
    </w:p>
    <w:p>
      <w:pPr>
        <w:spacing w:before="120" w:after="80"/>
      </w:pPr>
      <w:r>
        <w:rPr>
          <w:b/>
          <w:i/>
        </w:rPr>
        <w:t xml:space="preserve">Note: </w:t>
      </w:r>
      <w:r>
        <w:rPr>
          <w:i/>
        </w:rPr>
        <w:t xml:space="preserve">Commercial point for the call: the 33% floor bites on drawn capital (outstanding loans), not committed/undrawn liquidity. Confirm Revolut agrees, and that the true-up uses the Partner Commission rate (Schedule 1, currently blank).</w:t>
      </w:r>
    </w:p>
    <w:p>
      <w:pPr>
        <w:spacing w:before="240" w:after="120"/>
        <w:rPr>
          <w:b/>
          <w:sz w:val="28"/>
          <w:szCs w:val="28"/>
        </w:rPr>
      </w:pPr>
      <w:r>
        <w:rPr>
          <w:b/>
        </w:rPr>
        <w:t xml:space="preserve">3. Liquidity Owner provision — confirm removed</w:t>
      </w:r>
    </w:p>
    <w:p>
      <w:pPr>
        <w:spacing w:before="120" w:after="80"/>
      </w:pPr>
      <w:r>
        <w:t xml:space="preserve">Agreed to remove. The new draft already omits the Liquidity Owner clause (third-party liquidity sourcing) that existed in the March version. No re-insertion required; the multi-partner model in item 2 supersedes it.</w:t>
      </w:r>
    </w:p>
    <w:p>
      <w:pPr>
        <w:spacing w:before="240" w:after="120"/>
        <w:rPr>
          <w:b/>
          <w:sz w:val="28"/>
          <w:szCs w:val="28"/>
        </w:rPr>
      </w:pPr>
      <w:r>
        <w:rPr>
          <w:b/>
        </w:rPr>
        <w:t xml:space="preserve">4. Territory — accepted as drafted</w:t>
      </w:r>
    </w:p>
    <w:p>
      <w:pPr>
        <w:spacing w:before="120" w:after="80"/>
      </w:pPr>
      <w:r>
        <w:t xml:space="preserve">Schedule 1 Territory = UK, Spain, Austria, Portugal. Accepted; no change. (The rationale for the four-jurisdiction limit can be raised on the call but is not blocking.)</w:t>
      </w:r>
    </w:p>
    <w:p>
      <w:pPr>
        <w:spacing w:before="240" w:after="120"/>
        <w:rPr>
          <w:b/>
          <w:sz w:val="28"/>
          <w:szCs w:val="28"/>
        </w:rPr>
      </w:pPr>
      <w:r>
        <w:rPr>
          <w:b/>
        </w:rPr>
        <w:t xml:space="preserve">5. Clawback — cap Service Credits at 20%</w:t>
      </w:r>
    </w:p>
    <w:p>
      <w:pPr>
        <w:spacing w:before="120" w:after="80"/>
      </w:pPr>
      <w:r>
        <w:t xml:space="preserve">Add the following overarching cap to the Service Credit Eligibility clause (SLA schedule):</w:t>
      </w:r>
    </w:p>
    <w:p>
      <w:pPr>
        <w:spacing w:before="120" w:after="80"/>
      </w:pPr>
      <w:ins w:id="1010" w:author="Claude (AnduinDLT redline)" w:date="2026-08-28T09:45:00Z">
        <w:r>
          <w:t xml:space="preserve">Notwithstanding anything to the contrary in this Agreement or any Schedule, the aggregate Service Credits applied in respect of any single calendar month shall not exceed twenty per cent (20%) of the Partner Commission earned by the Partner in that month. Service Credits shall be the Partner's sole and exclusive liability, and Revolut's sole and exclusive remedy, in respect of any Service Failure, and no Service Failure shall entitle Revolut to any refund, set-off, deduction or clawback of fees in excess of this cap.</w:t>
        </w:r>
      </w:ins>
    </w:p>
    <w:p>
      <w:pPr>
        <w:spacing w:before="120" w:after="80"/>
      </w:pPr>
      <w:r>
        <w:t xml:space="preserve">In the Critical Service Failure termination clause, delete the fee-refund tail:</w:t>
      </w:r>
    </w:p>
    <w:p>
      <w:pPr>
        <w:spacing w:before="120" w:after="80"/>
      </w:pPr>
      <w:del w:id="1011" w:author="Claude (AnduinDLT redline)" w:date="2026-08-28T09:45:00Z">
        <w:r>
          <w:delText xml:space="preserve">…Revolut shall be entitled to a pro-rata refund for any fees paid in advance up until the termination date…</w:delText>
        </w:r>
      </w:del>
    </w:p>
    <w:p>
      <w:pPr>
        <w:spacing w:before="120" w:after="80"/>
      </w:pPr>
      <w:r>
        <w:rPr>
          <w:b/>
          <w:i/>
        </w:rPr>
        <w:t xml:space="preserve">Note: </w:t>
      </w:r>
      <w:r>
        <w:rPr>
          <w:i/>
        </w:rPr>
        <w:t xml:space="preserve">Schedules 2 (Liquidity SLA) and 3 (Liquidation SLA) are still “to be confirmed” in the new draft, so the 20% cap is stated in the Agreement body to govern whatever numbers land in those schedules.</w:t>
      </w:r>
    </w:p>
    <w:p>
      <w:pPr>
        <w:spacing w:before="240" w:after="120"/>
        <w:rPr>
          <w:b/>
          <w:sz w:val="28"/>
          <w:szCs w:val="28"/>
        </w:rPr>
      </w:pPr>
      <w:r>
        <w:rPr>
          <w:b/>
        </w:rPr>
        <w:t xml:space="preserve">Still-open blanks (gaps, not changes)</w:t>
      </w:r>
    </w:p>
    <w:p>
      <w:pPr>
        <w:spacing w:before="120" w:after="80"/>
      </w:pPr>
      <w:r>
        <w:t xml:space="preserve">Schedule 1: Partner Commission rate, Revolut Commission, Reserve Pool Interest rates (BTC/ETH/USDC/SOL), Liquidation Fees, Lending Pool thresholds — all blank.</w:t>
      </w:r>
    </w:p>
    <w:p>
      <w:pPr>
        <w:spacing w:before="120" w:after="80"/>
      </w:pPr>
      <w:r>
        <w:t xml:space="preserve">Schedules 2 &amp; 3: Liquidity SLA and Liquidation SLA both “to be confirmed”.</w:t>
      </w:r>
    </w:p>
    <w:p>
      <w:pPr>
        <w:spacing w:before="120" w:after="80"/>
      </w:pPr>
      <w:r>
        <w:t xml:space="preserve">Long Stop Date to sign: 30 November 2026 (Clause 14.1).</w:t>
      </w:r>
    </w:p>
    <w:sectPr>
      <w:pgSz w:w="11906" w:h="16838"/>
      <w:pgMar w:top="1134" w:right="1134" w:bottom="1134" w:left="1134" w:header="708" w:footer="708" w:gutter="0"/>
    </w:sectPr>
  </w:body>
</w:document>
</file>

<file path=word/settings.xml><?xml version="1.0" encoding="utf-8"?>
<w:settings xmlns:w="http://schemas.openxmlformats.org/wordprocessingml/2006/main">
  <w:rsids>
    <w:rsidRoot w:val="00000001"/>
  </w:rsids>
</w:settings>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